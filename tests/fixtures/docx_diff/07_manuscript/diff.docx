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bCs/>
          <w:b/>
        </w:rPr>
        <w:t xml:space="preserve">Background and Aims:</w:t>
      </w:r>
      <w:r>
        <w:t xml:space="preserve"> </w:t>
      </w:r>
      <w:r>
        <w:t xml:space="preserve">Colonoscopy quality </w:t>
      </w:r>
      <w:del w:id="90003" w:author="manuscript_md" w:date="2026-10-13T14:25:29Z">
        <w:r>
          <w:delText xml:space="preserve">varies between</w:delText>
        </w:r>
      </w:del>
      <w:ins w:id="90001" w:author="manuscript_md" w:date="2026-10-13T14:25:29Z">
        <w:r>
          <w:t xml:space="preserve">differs among</w:t>
        </w:r>
      </w:ins>
      <w:r>
        <w:t xml:space="preserve"> endoscopists. We evaluated whether a</w:t>
      </w:r>
      <w:ins w:id="90002" w:author="manuscript_md" w:date="2026-10-13T14:25:29Z">
        <w:r>
          <w:t xml:space="preserve"> structured</w:t>
        </w:r>
      </w:ins>
      <w:r>
        <w:t xml:space="preserve"> training program improves adenoma detection.</w:t>
      </w:r>
    </w:p>
    <w:p>
      <w:pPr>
        <w:pStyle w:val="BodyText"/>
      </w:pPr>
      <w:r>
        <w:rPr>
          <w:bCs/>
          <w:b/>
        </w:rPr>
        <w:t xml:space="preserve">Methods:</w:t>
      </w:r>
      <w:r>
        <w:t xml:space="preserve"> </w:t>
      </w:r>
      <w:r>
        <w:t xml:space="preserve">We conducted a retrospective cohort study at t</w:t>
      </w:r>
      <w:del w:id="90006" w:author="manuscript_md" w:date="2026-10-13T14:25:29Z">
        <w:r>
          <w:delText xml:space="preserve">wo</w:delText>
        </w:r>
      </w:del>
      <w:ins w:id="90004" w:author="manuscript_md" w:date="2026-10-13T14:25:29Z">
        <w:r>
          <w:t xml:space="preserve">hree</w:t>
        </w:r>
      </w:ins>
      <w:r>
        <w:t xml:space="preserve"> hospitals from 2015 to 202</w:t>
      </w:r>
      <w:del w:id="90007" w:author="manuscript_md" w:date="2026-10-13T14:25:29Z">
        <w:r>
          <w:delText xml:space="preserve">0</w:delText>
        </w:r>
      </w:del>
      <w:ins w:id="90005" w:author="manuscript_md" w:date="2026-10-13T14:25:29Z">
        <w:r>
          <w:t xml:space="preserve">1</w:t>
        </w:r>
      </w:ins>
      <w:r>
        <w:t xml:space="preserve">.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Among 4,</w:t>
      </w:r>
      <w:del w:id="90010" w:author="manuscript_md" w:date="2026-10-13T14:25:29Z">
        <w:r>
          <w:delText xml:space="preserve">5</w:delText>
        </w:r>
      </w:del>
      <w:ins w:id="90008" w:author="manuscript_md" w:date="2026-10-13T14:25:29Z">
        <w:r>
          <w:t xml:space="preserve">8</w:t>
        </w:r>
      </w:ins>
      <w:r>
        <w:t xml:space="preserve">12 colonoscopies, the adenoma detection rate increased from 28.1% to 3</w:t>
      </w:r>
      <w:del w:id="90011" w:author="manuscript_md" w:date="2026-10-13T14:25:29Z">
        <w:r>
          <w:delText xml:space="preserve">4.6</w:delText>
        </w:r>
      </w:del>
      <w:ins w:id="90009" w:author="manuscript_md" w:date="2026-10-13T14:25:29Z">
        <w:r>
          <w:t xml:space="preserve">5.2</w:t>
        </w:r>
      </w:ins>
      <w:r>
        <w:t xml:space="preserve">%.</w:t>
      </w:r>
    </w:p>
    <w:p>
      <w:pPr>
        <w:pStyle w:val="BodyText"/>
      </w:pPr>
      <w:r>
        <w:rPr>
          <w:bCs/>
          <w:b/>
        </w:rPr>
        <w:t xml:space="preserve">Conclusions:</w:t>
      </w:r>
      <w:r>
        <w:t xml:space="preserve"> </w:t>
      </w:r>
      <w:r>
        <w:t xml:space="preserve">The</w:t>
      </w:r>
      <w:ins w:id="90012" w:author="manuscript_md" w:date="2026-10-13T14:25:29Z">
        <w:r>
          <w:t xml:space="preserve"> structured</w:t>
        </w:r>
      </w:ins>
      <w:r>
        <w:t xml:space="preserve"> training program was associated with improved detection.</w:t>
      </w:r>
    </w:p>
    <w:bookmarkEnd w:id="20"/>
    <w:bookmarkStart w:id="2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Colorectal cancer is the third most common cancer worldwide.[1] Adenoma detection rate (ADR) is </w:t>
      </w:r>
      <w:del w:id="90015" w:author="manuscript_md" w:date="2026-10-13T14:25:29Z">
        <w:r>
          <w:delText xml:space="preserve">a key</w:delText>
        </w:r>
      </w:del>
      <w:ins w:id="90013" w:author="manuscript_md" w:date="2026-10-13T14:25:29Z">
        <w:r>
          <w:t xml:space="preserve">the most important</w:t>
        </w:r>
      </w:ins>
      <w:r>
        <w:t xml:space="preserve"> quality indicator.[2</w:t>
      </w:r>
      <w:del w:id="90016" w:author="manuscript_md" w:date="2026-10-13T14:25:29Z">
        <w:r>
          <w:delText xml:space="preserve">,3</w:delText>
        </w:r>
      </w:del>
      <w:ins w:id="90014" w:author="manuscript_md" w:date="2026-10-13T14:25:29Z">
        <w:r>
          <w:t xml:space="preserve">–4</w:t>
        </w:r>
      </w:ins>
      <w:r>
        <w:t xml:space="preserve">]</w:t>
      </w:r>
    </w:p>
    <w:p>
      <w:pPr>
        <w:pStyle w:val="BodyText"/>
      </w:pPr>
      <w:r>
        <w:t xml:space="preserve">Several interventions have been proposed to improve ADR, but evidence remains limited.</w:t>
      </w:r>
    </w:p>
    <w:bookmarkEnd w:id="21"/>
    <w:bookmarkStart w:id="24" w:name="methods"/>
    <w:p>
      <w:pPr>
        <w:pStyle w:val="Heading1"/>
      </w:pPr>
      <w:r>
        <w:t xml:space="preserve">Methods</w:t>
      </w:r>
    </w:p>
    <w:bookmarkStart w:id="22" w:name="study-design"/>
    <w:p>
      <w:pPr>
        <w:pStyle w:val="Heading2"/>
      </w:pPr>
      <w:r>
        <w:t xml:space="preserve">Study design</w:t>
      </w:r>
    </w:p>
    <w:p>
      <w:pPr>
        <w:pStyle w:val="FirstParagraph"/>
      </w:pPr>
      <w:r>
        <w:t xml:space="preserve">This retrospective study was approved by the institutional review board</w:t>
      </w:r>
      <w:del w:id="90018" w:author="manuscript_md" w:date="2026-10-13T14:25:29Z">
        <w:r>
          <w:delText xml:space="preserve">.</w:delText>
        </w:r>
      </w:del>
      <w:ins w:id="90017" w:author="manuscript_md" w:date="2026-10-13T14:25:29Z">
        <w:r>
          <w:t xml:space="preserve"> (approval no. 2021-045).</w:t>
        </w:r>
      </w:ins>
    </w:p>
    <w:bookmarkEnd w:id="22"/>
    <w:bookmarkStart w:id="23" w:name="outcomes"/>
    <w:p>
      <w:pPr>
        <w:pStyle w:val="Heading2"/>
      </w:pPr>
      <w:r>
        <w:t xml:space="preserve">Outcomes</w:t>
      </w:r>
    </w:p>
    <w:p>
      <w:pPr>
        <w:pStyle w:val="FirstParagraph"/>
      </w:pPr>
      <w:r>
        <w:t xml:space="preserve">The primary outcome was ADR. Secondary outcomes included sessile serrated lesion detection rate</w:t>
      </w:r>
      <w:ins w:id="90019" w:author="manuscript_md" w:date="2026-10-13T14:25:29Z">
        <w:r>
          <w:t xml:space="preserve"> and withdrawal time</w:t>
        </w:r>
      </w:ins>
      <w:r>
        <w:t xml:space="preserve">.</w:t>
      </w:r>
    </w:p>
    <w:bookmarkEnd w:id="23"/>
    <w:bookmarkEnd w:id="24"/>
    <w:bookmarkStart w:id="28" w:name="results"/>
    <w:p>
      <w:pPr>
        <w:pStyle w:val="Heading1"/>
      </w:pPr>
      <w:r>
        <w:t xml:space="preserve">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Colonoscopies,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</w:t>
            </w:r>
            <w:del w:id="90021" w:author="manuscript_md" w:date="2026-10-13T14:25:29Z">
              <w:r>
                <w:delText xml:space="preserve">3</w:delText>
              </w:r>
            </w:del>
            <w:ins w:id="90020" w:author="manuscript_md" w:date="2026-10-13T14:25:29Z">
              <w:r>
                <w:t xml:space="preserve">6</w:t>
              </w:r>
            </w:ins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ADR,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  <w:del w:id="90023" w:author="manuscript_md" w:date="2026-10-13T14:25:29Z">
              <w:r>
                <w:delText xml:space="preserve">4.6</w:delText>
              </w:r>
            </w:del>
            <w:ins w:id="90022" w:author="manuscript_md" w:date="2026-10-13T14:25:29Z">
              <w:r>
                <w:t xml:space="preserve">5.2</w:t>
              </w:r>
            </w:ins>
          </w:p>
        </w:tc>
      </w:tr>
      <w:tr>
        <w:trPr>
          <w:ins w:id="90036" w:author="manuscript_md" w:date="2026-10-13T14:25:29Z"/>
        </w:trPr>
        <w:tc>
          <w:tcPr/>
          <w:p>
            <w:pPr>
              <w:pStyle w:val="Compact"/>
              <w:jc w:val="left"/>
              <w:rPr>
                <w:ins w:id="90025" w:author="manuscript_md" w:date="2026-10-13T14:25:29Z"/>
              </w:rPr>
            </w:pPr>
            <w:ins w:id="90024" w:author="manuscript_md" w:date="2026-10-13T14:25:29Z">
              <w:r>
                <w:t xml:space="preserve">Withdrawal time, min</w:t>
              </w:r>
            </w:ins>
          </w:p>
        </w:tc>
        <w:tc>
          <w:tcPr/>
          <w:p>
            <w:pPr>
              <w:pStyle w:val="Compact"/>
              <w:jc w:val="left"/>
              <w:rPr>
                <w:ins w:id="90027" w:author="manuscript_md" w:date="2026-10-13T14:25:29Z"/>
              </w:rPr>
            </w:pPr>
            <w:ins w:id="90026" w:author="manuscript_md" w:date="2026-10-13T14:25:29Z">
              <w:r>
                <w:t xml:space="preserve">7.2</w:t>
              </w:r>
            </w:ins>
          </w:p>
        </w:tc>
        <w:tc>
          <w:tcPr/>
          <w:p>
            <w:pPr>
              <w:pStyle w:val="Compact"/>
              <w:jc w:val="left"/>
              <w:rPr>
                <w:ins w:id="90029" w:author="manuscript_md" w:date="2026-10-13T14:25:29Z"/>
              </w:rPr>
            </w:pPr>
            <w:ins w:id="90028" w:author="manuscript_md" w:date="2026-10-13T14:25:29Z">
              <w:r>
                <w:t xml:space="preserve">8.4</w:t>
              </w:r>
            </w:ins>
          </w:p>
        </w:tc>
      </w:tr>
    </w:tbl>
    <w:p>
      <w:pPr>
        <w:pStyle w:val="CaptionedFigure"/>
        <w:rPr>
          <w:del w:id="90037" w:author="manuscript_md" w:date="2026-10-13T14:25:29Z"/>
        </w:rPr>
      </w:pPr>
    </w:p>
    <w:p>
      <w:pPr>
        <w:pStyle w:val="CaptionedFigure"/>
        <w:rPr>
          <w:ins w:id="90031" w:author="manuscript_md" w:date="2026-10-13T14:25:29Z"/>
        </w:rPr>
      </w:pPr>
      <w:ins w:id="90030" w:author="manuscript_md" w:date="2026-10-13T14:25:29Z">
        <w:r>
          <w:drawing>
            <wp:inline>
              <wp:extent cx="5943600" cy="3714750"/>
              <wp:effectExtent b="0" l="0" r="0" t="0"/>
              <wp:docPr descr="Figure 1. Withdrawal time by period and hospital." title="" id="26" name="Picture"/>
              <a:graphic>
                <a:graphicData uri="http://schemas.openxmlformats.org/drawingml/2006/picture">
                  <pic:pic>
                    <pic:nvPicPr>
                      <pic:cNvPr descr="../images/fig2_v2.png" id="27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5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3600" cy="37147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ImageCaption"/>
      </w:pPr>
      <w:r>
        <w:t xml:space="preserve">Figure 1. Withdrawal time by period</w:t>
      </w:r>
      <w:ins w:id="90032" w:author="manuscript_md" w:date="2026-10-13T14:25:29Z">
        <w:r>
          <w:t xml:space="preserve"> and hospital</w:t>
        </w:r>
      </w:ins>
      <w:r>
        <w:t xml:space="preserve">.</w:t>
      </w:r>
    </w:p>
    <w:bookmarkEnd w:id="28"/>
    <w:bookmarkStart w:id="29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Our findings suggest that structured training improves ADR.</w:t>
      </w:r>
    </w:p>
    <w:p>
      <w:pPr>
        <w:pStyle w:val="BodyText"/>
      </w:pPr>
      <w:r>
        <w:t xml:space="preserve">This study has s</w:t>
      </w:r>
      <w:del w:id="90035" w:author="manuscript_md" w:date="2026-10-13T14:25:29Z">
        <w:r>
          <w:delText xml:space="preserve">ome</w:delText>
        </w:r>
      </w:del>
      <w:ins w:id="90033" w:author="manuscript_md" w:date="2026-10-13T14:25:29Z">
        <w:r>
          <w:t xml:space="preserve">everal</w:t>
        </w:r>
      </w:ins>
      <w:r>
        <w:t xml:space="preserve"> limitations. First, it was retrospective.</w:t>
      </w:r>
      <w:ins w:id="90034" w:author="manuscript_md" w:date="2026-10-13T14:25:29Z">
        <w:r>
          <w:t xml:space="preserve"> Second, the endoscopists were aware of the study.</w:t>
        </w:r>
      </w:ins>
    </w:p>
    <w:bookmarkEnd w:id="29"/>
    <w:sectPr w:rsidR="00F70E8E">
      <w:footerReference r:id="rId10" w:type="even"/>
      <w:footerReference r:id="rId9" w:type="default"/>
      <w:footnotePr>
        <w:numRestart w:val="eachSect"/>
      </w:footnotePr>
      <w:pgSz w:h="15840" w:w="12240"/>
      <w:pgMar w:bottom="1440" w:footer="720" w:gutter="0" w:header="720" w:left="1440" w:right="1440" w:top="1440"/>
      <w:lnNumType w:countBy="1" w:restart="continuous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36531344"/>
      <w:docPartObj>
        <w:docPartGallery w:val="Page Numbers (Bottom of Page)"/>
        <w:docPartUnique/>
      </w:docPartObj>
    </w:sdtPr>
    <w:sdtContent>
      <w:p w14:paraId="5C1FCE01" w14:textId="6274312D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1EAEAC" w14:textId="77777777" w:rsidR="003F0E53" w:rsidRDefault="003F0E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58122060"/>
      <w:docPartObj>
        <w:docPartGallery w:val="Page Numbers (Bottom of Page)"/>
        <w:docPartUnique/>
      </w:docPartObj>
    </w:sdtPr>
    <w:sdtContent>
      <w:p w14:paraId="6609E7C6" w14:textId="3E7166F1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23C358" w14:textId="77777777" w:rsidR="003F0E53" w:rsidRDefault="003F0E53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93021BA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661303341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6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cs="Helvetica" w:eastAsia="Helvetica" w:hAnsi="Helvetica"/>
        <w:color w:val="000000"/>
        <w:sz w:val="24"/>
        <w:szCs w:val="24"/>
        <w:lang w:bidi="ar-SA" w:eastAsia="zh-CN" w:val="en-US"/>
      </w:rPr>
    </w:rPrDefault>
    <w:pPrDefault>
      <w:pPr>
        <w:spacing w:line="480" w:lineRule="auto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</w:pPr>
    <w:rPr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</w:pPr>
    <w:rPr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</w:pPr>
    <w:rPr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</w:pPr>
    <w:rPr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outlineLvl w:val="4"/>
    </w:p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outlineLvl w:val="5"/>
    </w:pPr>
    <w:rPr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outlineLvl w:val="6"/>
    </w:p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contextualSpacing/>
      <w:jc w:val="center"/>
    </w:pPr>
    <w:rPr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lvetica" w:cs="Helvetica" w:eastAsia="Helvetica" w:hAnsi="Helvetica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Helvetica" w:cs="Helvetica" w:eastAsia="Helvetica" w:hAnsi="Helvetic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lvetica" w:cs="Helvetica" w:eastAsia="Helvetica" w:hAnsi="Helvetica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lvetica" w:cs="Helvetica" w:eastAsia="Helvetica" w:hAnsi="Helvetica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Helvetica" w:cs="Helvetica" w:eastAsia="Helvetica" w:hAnsi="Helvetic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Helvetica" w:cs="Helvetica" w:eastAsia="Helvetica" w:hAnsi="Helvetic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Pr>
      <w:rFonts w:ascii="Helvetica" w:cs="Helvetica" w:eastAsia="Helvetica" w:hAnsi="Helvetica"/>
      <w:color w:val="000000"/>
    </w:rPr>
  </w:style>
  <w:style w:customStyle="1" w:styleId="VerbatimChar" w:type="character">
    <w:name w:val="Verbatim Char"/>
    <w:basedOn w:val="CaptionChar"/>
    <w:rPr>
      <w:rFonts w:ascii="Helvetica" w:cs="Helvetica" w:eastAsia="Helvetica" w:hAnsi="Helvetica"/>
      <w:color w:val="000000"/>
      <w:sz w:val="22"/>
    </w:rPr>
  </w:style>
  <w:style w:customStyle="1" w:styleId="SectionNumber" w:type="character">
    <w:name w:val="Section Number"/>
    <w:basedOn w:val="CaptionChar"/>
    <w:rPr>
      <w:rFonts w:ascii="Helvetica" w:cs="Helvetica" w:eastAsia="Helvetica" w:hAnsi="Helvetica"/>
      <w:color w:val="000000"/>
    </w:rPr>
  </w:style>
  <w:style w:styleId="FootnoteReference" w:type="character">
    <w:name w:val="footnote reference"/>
    <w:basedOn w:val="CaptionChar"/>
    <w:rPr>
      <w:rFonts w:ascii="Helvetica" w:cs="Helvetica" w:eastAsia="Helvetica" w:hAnsi="Helvetica"/>
      <w:color w:val="000000"/>
      <w:vertAlign w:val="superscript"/>
    </w:rPr>
  </w:style>
  <w:style w:styleId="Hyperlink" w:type="character">
    <w:name w:val="Hyperlink"/>
    <w:basedOn w:val="CaptionChar"/>
    <w:rPr>
      <w:rFonts w:ascii="Helvetica" w:cs="Helvetica" w:eastAsia="Helvetica" w:hAnsi="Helvetica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outlineLvl w:val="9"/>
    </w:pPr>
  </w:style>
  <w:style w:customStyle="1" w:styleId="TableCompact" w:type="paragraph">
    <w:name w:val="Table Compact"/>
    <w:basedOn w:val="Normal"/>
    <w:pPr>
      <w:spacing w:after="60" w:before="20" w:line="288" w:lineRule="auto"/>
    </w:pPr>
    <w:rPr>
      <w:sz w:val="20"/>
      <w:szCs w:val="20"/>
    </w:rPr>
  </w:style>
  <w:style w:styleId="LineNumber" w:type="character">
    <w:name w:val="line number"/>
    <w:basedOn w:val="DefaultParagraphFont"/>
    <w:rsid w:val="003F0E53"/>
  </w:style>
  <w:style w:styleId="Footer" w:type="paragraph">
    <w:name w:val="footer"/>
    <w:basedOn w:val="Normal"/>
    <w:link w:val="FooterChar"/>
    <w:rsid w:val="003F0E53"/>
    <w:pPr>
      <w:tabs>
        <w:tab w:pos="4680" w:val="center"/>
        <w:tab w:pos="9360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rsid w:val="003F0E53"/>
  </w:style>
  <w:style w:styleId="PageNumber" w:type="character">
    <w:name w:val="page number"/>
    <w:basedOn w:val="DefaultParagraphFont"/>
    <w:rsid w:val="003F0E53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2026-10-13T14:25:29Z</dcterms:created>
  <dcterms:modified xsi:type="dcterms:W3CDTF">2026-10-13T14:25:29Z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