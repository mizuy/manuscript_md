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Doses ranged from 10–2</w:t>
      </w:r>
      <w:del w:id="90004" w:author="manuscript_md" w:date="2026-10-13T14:25:29Z">
        <w:r>
          <w:delText xml:space="preserve">0</w:delText>
        </w:r>
      </w:del>
      <w:ins w:id="90001" w:author="manuscript_md" w:date="2026-10-13T14:25:29Z">
        <w:r>
          <w:t xml:space="preserve">5</w:t>
        </w:r>
      </w:ins>
      <w:r>
        <w:t xml:space="preserve"> mg (mean ± SD, 1</w:t>
      </w:r>
      <w:del w:id="90005" w:author="manuscript_md" w:date="2026-10-13T14:25:29Z">
        <w:r>
          <w:delText xml:space="preserve">5</w:delText>
        </w:r>
      </w:del>
      <w:ins w:id="90002" w:author="manuscript_md" w:date="2026-10-13T14:25:29Z">
        <w:r>
          <w:t xml:space="preserve">6</w:t>
        </w:r>
      </w:ins>
      <w:r>
        <w:t xml:space="preserve"> ± </w:t>
      </w:r>
      <w:del w:id="90006" w:author="manuscript_md" w:date="2026-10-13T14:25:29Z">
        <w:r>
          <w:delText xml:space="preserve">2</w:delText>
        </w:r>
      </w:del>
      <w:ins w:id="90003" w:author="manuscript_md" w:date="2026-10-13T14:25:29Z">
        <w:r>
          <w:t xml:space="preserve">3</w:t>
        </w:r>
      </w:ins>
      <w:r>
        <w:t xml:space="preserve"> mg).</w:t>
      </w:r>
    </w:p>
    <w:p>
      <w:pPr>
        <w:pStyle w:val="BodyText"/>
      </w:pPr>
      <w:r>
        <w:t xml:space="preserve">Concentration was 5</w:t>
      </w:r>
      <w:ins w:id="90007" w:author="manuscript_md" w:date="2026-10-13T14:25:29Z">
        <w:r>
          <w:t xml:space="preserve">0</w:t>
        </w:r>
      </w:ins>
      <w:r>
        <w:t xml:space="preserve"> μg/mL;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del w:id="90009" w:author="manuscript_md" w:date="2026-10-13T14:25:29Z">
        <w:r>
          <w:delText xml:space="preserve">&lt;</w:delText>
        </w:r>
      </w:del>
      <w:ins w:id="90008" w:author="manuscript_md" w:date="2026-10-13T14:25:29Z">
        <w:r>
          <w:t xml:space="preserve">≤</w:t>
        </w:r>
      </w:ins>
      <w:r>
        <w:t xml:space="preserve"> 0.05 was significant.</w:t>
      </w:r>
    </w:p>
    <w:p>
      <w:pPr>
        <w:pStyle w:val="BodyText"/>
      </w:pPr>
      <w:r>
        <w:t xml:space="preserve">Odds ratio 1.</w:t>
      </w:r>
      <w:del w:id="90013" w:author="manuscript_md" w:date="2026-10-13T14:25:29Z">
        <w:r>
          <w:delText xml:space="preserve">52</w:delText>
        </w:r>
      </w:del>
      <w:ins w:id="90010" w:author="manuscript_md" w:date="2026-10-13T14:25:29Z">
        <w:r>
          <w:t xml:space="preserve">48</w:t>
        </w:r>
      </w:ins>
      <w:r>
        <w:t xml:space="preserve"> (95% CI 1.</w:t>
      </w:r>
      <w:del w:id="90014" w:author="manuscript_md" w:date="2026-10-13T14:25:29Z">
        <w:r>
          <w:delText xml:space="preserve">10</w:delText>
        </w:r>
      </w:del>
      <w:ins w:id="90011" w:author="manuscript_md" w:date="2026-10-13T14:25:29Z">
        <w:r>
          <w:t xml:space="preserve">08</w:t>
        </w:r>
      </w:ins>
      <w:r>
        <w:t xml:space="preserve">–2.</w:t>
      </w:r>
      <w:del w:id="90015" w:author="manuscript_md" w:date="2026-10-13T14:25:29Z">
        <w:r>
          <w:delText xml:space="preserve">10</w:delText>
        </w:r>
      </w:del>
      <w:ins w:id="90012" w:author="manuscript_md" w:date="2026-10-13T14:25:29Z">
        <w:r>
          <w:t xml:space="preserve">03</w:t>
        </w:r>
      </w:ins>
      <w:r>
        <w:t xml:space="preserve">).</w:t>
      </w:r>
    </w:p>
    <w:bookmarkEnd w:id="20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2026-10-13T14:25:29Z</dcterms:created>
  <dcterms:modified xsi:type="dcterms:W3CDTF">2026-10-13T14:25:29Z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