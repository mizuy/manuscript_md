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a </w:t>
      </w:r>
      <w:del w:id="90004" w:author="manuscript_md" w:date="2026-10-13T14:25:27Z">
        <w:r>
          <w:delText xml:space="preserve">major</w:delText>
        </w:r>
      </w:del>
      <w:ins w:id="90001" w:author="manuscript_md" w:date="2026-10-13T14:25:27Z">
        <w:r>
          <w:t xml:space="preserve">leading</w:t>
        </w:r>
      </w:ins>
      <w:r>
        <w:t xml:space="preserve"> cause of death worldwide. We </w:t>
      </w:r>
      <w:del w:id="90005" w:author="manuscript_md" w:date="2026-10-13T14:25:27Z">
        <w:r>
          <w:delText xml:space="preserve">studi</w:delText>
        </w:r>
      </w:del>
      <w:ins w:id="90002" w:author="manuscript_md" w:date="2026-10-13T14:25:27Z">
        <w:r>
          <w:t xml:space="preserve">analys</w:t>
        </w:r>
      </w:ins>
      <w:r>
        <w:t xml:space="preserve">ed the patients who underwent </w:t>
      </w:r>
      <w:ins w:id="90003" w:author="manuscript_md" w:date="2026-10-13T14:25:27Z">
        <w:r>
          <w:t xml:space="preserve">screening </w:t>
        </w:r>
      </w:ins>
      <w:r>
        <w:t xml:space="preserve">colonoscopy.</w:t>
      </w:r>
    </w:p>
    <w:p>
      <w:pPr>
        <w:pStyle w:val="BodyText"/>
      </w:pPr>
      <w:r>
        <w:t xml:space="preserve">The cohort included 1,</w:t>
      </w:r>
      <w:del w:id="90009" w:author="manuscript_md" w:date="2026-10-13T14:25:27Z">
        <w:r>
          <w:delText xml:space="preserve">2</w:delText>
        </w:r>
      </w:del>
      <w:r>
        <w:t xml:space="preserve">34</w:t>
      </w:r>
      <w:ins w:id="90006" w:author="manuscript_md" w:date="2026-10-13T14:25:27Z">
        <w:r>
          <w:t xml:space="preserve">5</w:t>
        </w:r>
      </w:ins>
      <w:r>
        <w:t xml:space="preserve"> patients from 2010 to 202</w:t>
      </w:r>
      <w:del w:id="90010" w:author="manuscript_md" w:date="2026-10-13T14:25:27Z">
        <w:r>
          <w:delText xml:space="preserve">0</w:delText>
        </w:r>
      </w:del>
      <w:ins w:id="90007" w:author="manuscript_md" w:date="2026-10-13T14:25:27Z">
        <w:r>
          <w:t xml:space="preserve">1</w:t>
        </w:r>
      </w:ins>
      <w:r>
        <w:t xml:space="preserve">, with a median age of 6</w:t>
      </w:r>
      <w:del w:id="90011" w:author="manuscript_md" w:date="2026-10-13T14:25:27Z">
        <w:r>
          <w:delText xml:space="preserve">5</w:delText>
        </w:r>
      </w:del>
      <w:ins w:id="90008" w:author="manuscript_md" w:date="2026-10-13T14:25:27Z">
        <w:r>
          <w:t xml:space="preserve">6</w:t>
        </w:r>
      </w:ins>
      <w:r>
        <w:t xml:space="preserve"> years.</w:t>
      </w:r>
    </w:p>
    <w:p>
      <w:pPr>
        <w:pStyle w:val="BodyText"/>
      </w:pPr>
      <w:r>
        <w:t xml:space="preserve">The adenoma detection rate was 3</w:t>
      </w:r>
      <w:del w:id="90015" w:author="manuscript_md" w:date="2026-10-13T14:25:27Z">
        <w:r>
          <w:delText xml:space="preserve">2.5</w:delText>
        </w:r>
      </w:del>
      <w:ins w:id="90012" w:author="manuscript_md" w:date="2026-10-13T14:25:27Z">
        <w:r>
          <w:t xml:space="preserve">3.0</w:t>
        </w:r>
      </w:ins>
      <w:r>
        <w:t xml:space="preserve">% (95% CI, 30.</w:t>
      </w:r>
      <w:del w:id="90016" w:author="manuscript_md" w:date="2026-10-13T14:25:27Z">
        <w:r>
          <w:delText xml:space="preserve">1</w:delText>
        </w:r>
      </w:del>
      <w:ins w:id="90013" w:author="manuscript_md" w:date="2026-10-13T14:25:27Z">
        <w:r>
          <w:t xml:space="preserve">6</w:t>
        </w:r>
      </w:ins>
      <w:r>
        <w:t xml:space="preserve">-3</w:t>
      </w:r>
      <w:del w:id="90017" w:author="manuscript_md" w:date="2026-10-13T14:25:27Z">
        <w:r>
          <w:delText xml:space="preserve">4.9</w:delText>
        </w:r>
      </w:del>
      <w:ins w:id="90014" w:author="manuscript_md" w:date="2026-10-13T14:25:27Z">
        <w:r>
          <w:t xml:space="preserve">5.4</w:t>
        </w:r>
      </w:ins>
      <w:r>
        <w:t xml:space="preserve">).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