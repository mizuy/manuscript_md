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First paragraph stays the same.</w:t>
      </w:r>
    </w:p>
    <w:p>
      <w:pPr>
        <w:pStyle w:val="BodyText"/>
        <w:rPr>
          <w:del w:id="90012" w:author="manuscript_md" w:date="2026-10-13T14:25:28Z"/>
        </w:rPr>
      </w:pPr>
      <w:del w:id="90011" w:author="manuscript_md" w:date="2026-10-13T14:25:28Z">
        <w:r>
          <w:delText xml:space="preserve">This paragraph will be deleted entirely in the new version.</w:delText>
        </w:r>
      </w:del>
    </w:p>
    <w:p>
      <w:pPr>
        <w:pStyle w:val="BodyText"/>
      </w:pPr>
      <w:r>
        <w:t xml:space="preserve">This paragraph is edited </w:t>
      </w:r>
      <w:del w:id="90004" w:author="manuscript_md" w:date="2026-10-13T14:25:28Z">
        <w:r>
          <w:delText xml:space="preserve">sligh</w:delText>
        </w:r>
      </w:del>
      <w:ins w:id="90001" w:author="manuscript_md" w:date="2026-10-13T14:25:28Z">
        <w:r>
          <w:t xml:space="preserve">a lit</w:t>
        </w:r>
      </w:ins>
      <w:r>
        <w:t xml:space="preserve">tl</w:t>
      </w:r>
      <w:del w:id="90005" w:author="manuscript_md" w:date="2026-10-13T14:25:28Z">
        <w:r>
          <w:delText xml:space="preserve">y</w:delText>
        </w:r>
      </w:del>
      <w:ins w:id="90002" w:author="manuscript_md" w:date="2026-10-13T14:25:28Z">
        <w:r>
          <w:t xml:space="preserve">e</w:t>
        </w:r>
      </w:ins>
      <w:r>
        <w:t xml:space="preserve"> in the </w:t>
      </w:r>
      <w:del w:id="90006" w:author="manuscript_md" w:date="2026-10-13T14:25:28Z">
        <w:r>
          <w:delText xml:space="preserve">new</w:delText>
        </w:r>
      </w:del>
      <w:ins w:id="90003" w:author="manuscript_md" w:date="2026-10-13T14:25:28Z">
        <w:r>
          <w:t xml:space="preserve">revised</w:t>
        </w:r>
      </w:ins>
      <w:r>
        <w:t xml:space="preserve"> version.</w:t>
      </w:r>
    </w:p>
    <w:p>
      <w:pPr>
        <w:pStyle w:val="BodyText"/>
        <w:rPr>
          <w:ins w:id="90008" w:author="manuscript_md" w:date="2026-10-13T14:25:28Z"/>
        </w:rPr>
      </w:pPr>
      <w:ins w:id="90007" w:author="manuscript_md" w:date="2026-10-13T14:25:28Z">
        <w:r>
          <w:t xml:space="preserve">A completely new paragraph was inserted here by the authors.</w:t>
        </w:r>
      </w:ins>
    </w:p>
    <w:p>
      <w:pPr>
        <w:pStyle w:val="BodyText"/>
      </w:pPr>
      <w:r>
        <w:t xml:space="preserve">Another paragraph that stays.</w:t>
      </w:r>
    </w:p>
    <w:p>
      <w:pPr>
        <w:pStyle w:val="BodyText"/>
      </w:pPr>
      <w:r>
        <w:t xml:space="preserve">Last paragraph stays the same.</w:t>
      </w:r>
    </w:p>
    <w:p>
      <w:pPr>
        <w:pStyle w:val="BodyText"/>
        <w:rPr>
          <w:ins w:id="90010" w:author="manuscript_md" w:date="2026-10-13T14:25:28Z"/>
        </w:rPr>
      </w:pPr>
      <w:ins w:id="90009" w:author="manuscript_md" w:date="2026-10-13T14:25:28Z">
        <w:r>
          <w:t xml:space="preserve">A new closing paragraph at the end.</w:t>
        </w:r>
      </w:ins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