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5943600" cy="3714750"/>
            <wp:effectExtent b="0" l="0" r="0" t="0"/>
            <wp:docPr descr="Figure 1. Adenoma detection rate by endoscopist group and hospital." title="" id="21" name="Picture"/>
            <a:graphic>
              <a:graphicData uri="http://schemas.openxmlformats.org/drawingml/2006/picture">
                <pic:pic>
                  <pic:nvPicPr>
                    <pic:cNvPr descr="../images/fig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Adenoma detection rate by endoscopist group</w:t>
      </w:r>
      <w:ins w:id="90001" w:author="manuscript_md" w:date="2026-10-13T14:25:30Z">
        <w:r>
          <w:t xml:space="preserve"> and hospital</w:t>
        </w:r>
      </w:ins>
      <w:r>
        <w:t xml:space="preserve">.</w:t>
      </w:r>
    </w:p>
    <w:p>
      <w:pPr>
        <w:pStyle w:val="CaptionedFigure"/>
        <w:rPr>
          <w:del w:id="90009" w:author="manuscript_md" w:date="2026-10-13T14:25:30Z"/>
        </w:rPr>
      </w:pPr>
    </w:p>
    <w:p>
      <w:pPr>
        <w:pStyle w:val="CaptionedFigure"/>
        <w:rPr>
          <w:ins w:id="90003" w:author="manuscript_md" w:date="2026-10-13T14:25:30Z"/>
        </w:rPr>
      </w:pPr>
      <w:ins w:id="90002" w:author="manuscript_md" w:date="2026-10-13T14:25:30Z">
        <w:r>
          <w:drawing>
            <wp:inline>
              <wp:extent cx="5943600" cy="3714750"/>
              <wp:effectExtent b="0" l="0" r="0" t="0"/>
              <wp:docPr descr="Figure 2. Withdrawal time before the training program." title="" id="24" name="Picture"/>
              <a:graphic>
                <a:graphicData uri="http://schemas.openxmlformats.org/drawingml/2006/picture">
                  <pic:pic>
                    <pic:nvPicPr>
                      <pic:cNvPr descr="../images/fig2_v2.png" id="2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3714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r>
        <w:t xml:space="preserve">Figure 2. Withdrawal time before the training program.</w:t>
      </w:r>
    </w:p>
    <w:p>
      <w:pPr>
        <w:pStyle w:val="CaptionedFigure"/>
        <w:rPr>
          <w:del w:id="90010" w:author="manuscript_md" w:date="2026-10-13T14:25:30Z"/>
        </w:rPr>
      </w:pPr>
    </w:p>
    <w:p>
      <w:pPr>
        <w:pStyle w:val="CaptionedFigure"/>
        <w:rPr>
          <w:ins w:id="90005" w:author="manuscript_md" w:date="2026-10-13T14:25:30Z"/>
        </w:rPr>
      </w:pPr>
      <w:ins w:id="90004" w:author="manuscript_md" w:date="2026-10-13T14:25:30Z">
        <w:r>
          <w:drawing>
            <wp:inline>
              <wp:extent cx="5943600" cy="3714750"/>
              <wp:effectExtent b="0" l="0" r="0" t="0"/>
              <wp:docPr descr="Figure 3. Sessile serrated lesion detection rate over time." title="" id="27" name="Picture"/>
              <a:graphic>
                <a:graphicData uri="http://schemas.openxmlformats.org/drawingml/2006/picture">
                  <pic:pic>
                    <pic:nvPicPr>
                      <pic:cNvPr descr="../images/fig4.png" id="28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3714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r>
        <w:t xml:space="preserve">Figure 3. </w:t>
      </w:r>
      <w:del w:id="90007" w:author="manuscript_md" w:date="2026-10-13T14:25:30Z">
        <w:r>
          <w:delText xml:space="preserve">Flow chart of patient selection</w:delText>
        </w:r>
      </w:del>
      <w:ins w:id="90006" w:author="manuscript_md" w:date="2026-10-13T14:25:30Z">
        <w:r>
          <w:t xml:space="preserve">Sessile serrated lesion detection rate over time</w:t>
        </w:r>
      </w:ins>
      <w:r>
        <w:t xml:space="preserve">.</w:t>
      </w:r>
    </w:p>
    <w:p>
      <w:pPr>
        <w:pStyle w:val="BodyText"/>
      </w:pPr>
      <w:r>
        <w:t xml:space="preserve">Figures are drawn from the full cohort</w:t>
      </w:r>
      <w:ins w:id="90008" w:author="manuscript_md" w:date="2026-10-13T14:25:30Z">
        <w:r>
          <w:t xml:space="preserve"> (n = 4,812)</w:t>
        </w:r>
      </w:ins>
      <w:r>
        <w:t xml:space="preserve">.</w:t>
      </w:r>
    </w:p>
    <w:bookmarkEnd w:id="29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