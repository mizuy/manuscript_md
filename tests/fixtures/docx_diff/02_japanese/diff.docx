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背景"/>
    <w:p>
      <w:pPr>
        <w:pStyle w:val="Heading1"/>
      </w:pPr>
      <w:r>
        <w:t xml:space="preserve">背景</w:t>
      </w:r>
    </w:p>
    <w:p>
      <w:pPr>
        <w:pStyle w:val="FirstParagraph"/>
      </w:pPr>
      <w:r>
        <w:t xml:space="preserve">大腸</w:t>
      </w:r>
      <w:del w:id="90005" w:author="manuscript_md" w:date="2026-10-13T14:25:28Z">
        <w:r>
          <w:delText xml:space="preserve">癌</w:delText>
        </w:r>
      </w:del>
      <w:ins w:id="90001" w:author="manuscript_md" w:date="2026-10-13T14:25:28Z">
        <w:r>
          <w:t xml:space="preserve">がん</w:t>
        </w:r>
      </w:ins>
      <w:r>
        <w:t xml:space="preserve">は日本</w:t>
      </w:r>
      <w:del w:id="90006" w:author="manuscript_md" w:date="2026-10-13T14:25:28Z">
        <w:r>
          <w:delText xml:space="preserve">で</w:delText>
        </w:r>
      </w:del>
      <w:ins w:id="90002" w:author="manuscript_md" w:date="2026-10-13T14:25:28Z">
        <w:r>
          <w:t xml:space="preserve">における</w:t>
        </w:r>
      </w:ins>
      <w:r>
        <w:t xml:space="preserve">主要な死因である。本研究では</w:t>
      </w:r>
      <w:ins w:id="90003" w:author="manuscript_md" w:date="2026-10-13T14:25:28Z">
        <w:r>
          <w:t xml:space="preserve">大腸</w:t>
        </w:r>
      </w:ins>
      <w:r>
        <w:t xml:space="preserve">内視鏡検査の有用性を</w:t>
      </w:r>
      <w:ins w:id="90004" w:author="manuscript_md" w:date="2026-10-13T14:25:28Z">
        <w:r>
          <w:t xml:space="preserve">前向きに</w:t>
        </w:r>
      </w:ins>
      <w:r>
        <w:t xml:space="preserve">評価した。</w:t>
      </w:r>
    </w:p>
    <w:p>
      <w:pPr>
        <w:pStyle w:val="BodyText"/>
      </w:pPr>
      <w:r>
        <w:t xml:space="preserve">対象は2010年から202</w:t>
      </w:r>
      <w:del w:id="90009" w:author="manuscript_md" w:date="2026-10-13T14:25:28Z">
        <w:r>
          <w:delText xml:space="preserve">0</w:delText>
        </w:r>
      </w:del>
      <w:ins w:id="90007" w:author="manuscript_md" w:date="2026-10-13T14:25:28Z">
        <w:r>
          <w:t xml:space="preserve">1</w:t>
        </w:r>
      </w:ins>
      <w:r>
        <w:t xml:space="preserve">年に検査を受けた1</w:t>
      </w:r>
      <w:del w:id="90010" w:author="manuscript_md" w:date="2026-10-13T14:25:28Z">
        <w:r>
          <w:delText xml:space="preserve">2</w:delText>
        </w:r>
      </w:del>
      <w:r>
        <w:t xml:space="preserve">34</w:t>
      </w:r>
      <w:ins w:id="90008" w:author="manuscript_md" w:date="2026-10-13T14:25:28Z">
        <w:r>
          <w:t xml:space="preserve">5</w:t>
        </w:r>
      </w:ins>
      <w:r>
        <w:t xml:space="preserve">例である。</w:t>
      </w:r>
    </w:p>
    <w:p>
      <w:pPr>
        <w:pStyle w:val="BodyText"/>
      </w:pPr>
      <w:r>
        <w:t xml:space="preserve">腺腫発見率は3</w:t>
      </w:r>
      <w:del w:id="90013" w:author="manuscript_md" w:date="2026-10-13T14:25:28Z">
        <w:r>
          <w:delText xml:space="preserve">2.5</w:delText>
        </w:r>
      </w:del>
      <w:ins w:id="90011" w:author="manuscript_md" w:date="2026-10-13T14:25:28Z">
        <w:r>
          <w:t xml:space="preserve">3.0</w:t>
        </w:r>
      </w:ins>
      <w:r>
        <w:t xml:space="preserve">%であり、</w:t>
      </w:r>
      <w:del w:id="90014" w:author="manuscript_md" w:date="2026-10-13T14:25:28Z">
        <w:r>
          <w:delText xml:space="preserve">従来の報告</w:delText>
        </w:r>
      </w:del>
      <w:ins w:id="90012" w:author="manuscript_md" w:date="2026-10-13T14:25:28Z">
        <w:r>
          <w:t xml:space="preserve">既報</w:t>
        </w:r>
      </w:ins>
      <w:r>
        <w:t xml:space="preserve">と同程度であった。</w:t>
      </w:r>
    </w:p>
    <w:bookmarkEnd w:id="20"/>
    <w:sectPr w:rsidR="00F70E8E">
      <w:footerReference r:id="rId10" w:type="even"/>
      <w:footerReference r:id="rId9" w:type="default"/>
      <w:footnotePr>
        <w:numRestart w:val="eachSect"/>
      </w:footnotePr>
      <w:pgSz w:h="15840" w:w="12240"/>
      <w:pgMar w:bottom="1440" w:footer="720" w:gutter="0" w:header="720" w:left="1440" w:right="1440" w:top="1440"/>
      <w:lnNumType w:countBy="1" w:restart="continuous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36531344"/>
      <w:docPartObj>
        <w:docPartGallery w:val="Page Numbers (Bottom of Page)"/>
        <w:docPartUnique/>
      </w:docPartObj>
    </w:sdtPr>
    <w:sdtContent>
      <w:p w14:paraId="5C1FCE01" w14:textId="6274312D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81EAEAC" w14:textId="77777777" w:rsidR="003F0E53" w:rsidRDefault="003F0E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058122060"/>
      <w:docPartObj>
        <w:docPartGallery w:val="Page Numbers (Bottom of Page)"/>
        <w:docPartUnique/>
      </w:docPartObj>
    </w:sdtPr>
    <w:sdtContent>
      <w:p w14:paraId="6609E7C6" w14:textId="3E7166F1" w:rsidR="003F0E53" w:rsidRDefault="003F0E53" w:rsidP="00401C48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23C358" w14:textId="77777777" w:rsidR="003F0E53" w:rsidRDefault="003F0E53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93021B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1661303341" w:numId="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6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Helvetica" w:cs="Helvetica" w:eastAsia="Helvetica" w:hAnsi="Helvetica"/>
        <w:color w:val="000000"/>
        <w:sz w:val="24"/>
        <w:szCs w:val="24"/>
        <w:lang w:bidi="ar-SA" w:eastAsia="zh-CN" w:val="en-US"/>
      </w:rPr>
    </w:rPrDefault>
    <w:pPrDefault>
      <w:pPr>
        <w:spacing w:line="480" w:lineRule="auto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outlineLvl w:val="0"/>
    </w:pPr>
    <w:rPr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outlineLvl w:val="1"/>
    </w:pPr>
    <w:rPr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outlineLvl w:val="2"/>
    </w:pPr>
    <w:rPr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outlineLvl w:val="3"/>
    </w:pPr>
    <w:rPr>
      <w:i/>
      <w:iCs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outlineLvl w:val="4"/>
    </w:p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outlineLvl w:val="5"/>
    </w:pPr>
    <w:rPr>
      <w:i/>
      <w:iCs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outlineLvl w:val="6"/>
    </w:p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contextualSpacing/>
      <w:jc w:val="center"/>
    </w:pPr>
    <w:rPr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Helvetica" w:cs="Helvetica" w:eastAsia="Helvetica" w:hAnsi="Helvetica"/>
      <w:color w:val="000000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Helvetica" w:cs="Helvetica" w:eastAsia="Helvetica" w:hAnsi="Helvetica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</w:pPr>
    <w:rPr>
      <w:sz w:val="20"/>
      <w:szCs w:val="20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Helvetica" w:cs="Helvetica" w:eastAsia="Helvetica" w:hAnsi="Helvetica"/>
      <w:color w:val="000000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Helvetica" w:cs="Helvetica" w:eastAsia="Helvetica" w:hAnsi="Helvetica"/>
      <w:color w:val="000000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Helvetica" w:cs="Helvetica" w:eastAsia="Helvetica" w:hAnsi="Helvetica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Helvetica" w:cs="Helvetica" w:eastAsia="Helvetica" w:hAnsi="Helvetica"/>
      <w:color w:val="00000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Helvetica" w:cs="Helvetica" w:eastAsia="Helvetica" w:hAnsi="Helvetica"/>
      <w:i/>
      <w:iCs/>
      <w:color w:val="00000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Helvetica" w:cs="Helvetica" w:eastAsia="Helvetica" w:hAnsi="Helvetica"/>
      <w:color w:val="000000"/>
    </w:rPr>
  </w:style>
  <w:style w:styleId="BlockText" w:type="paragraph">
    <w:name w:val="Block Text"/>
    <w:basedOn w:val="BodyText"/>
    <w:next w:val="BodyText"/>
    <w:uiPriority w:val="9"/>
    <w:unhideWhenUsed/>
    <w:qFormat/>
    <w:pPr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Pr>
      <w:rFonts w:ascii="Helvetica" w:cs="Helvetica" w:eastAsia="Helvetica" w:hAnsi="Helvetica"/>
      <w:color w:val="000000"/>
    </w:rPr>
  </w:style>
  <w:style w:customStyle="1" w:styleId="VerbatimChar" w:type="character">
    <w:name w:val="Verbatim Char"/>
    <w:basedOn w:val="CaptionChar"/>
    <w:rPr>
      <w:rFonts w:ascii="Helvetica" w:cs="Helvetica" w:eastAsia="Helvetica" w:hAnsi="Helvetica"/>
      <w:color w:val="000000"/>
      <w:sz w:val="22"/>
    </w:rPr>
  </w:style>
  <w:style w:customStyle="1" w:styleId="SectionNumber" w:type="character">
    <w:name w:val="Section Number"/>
    <w:basedOn w:val="CaptionChar"/>
    <w:rPr>
      <w:rFonts w:ascii="Helvetica" w:cs="Helvetica" w:eastAsia="Helvetica" w:hAnsi="Helvetica"/>
      <w:color w:val="000000"/>
    </w:rPr>
  </w:style>
  <w:style w:styleId="FootnoteReference" w:type="character">
    <w:name w:val="footnote reference"/>
    <w:basedOn w:val="CaptionChar"/>
    <w:rPr>
      <w:rFonts w:ascii="Helvetica" w:cs="Helvetica" w:eastAsia="Helvetica" w:hAnsi="Helvetica"/>
      <w:color w:val="000000"/>
      <w:vertAlign w:val="superscript"/>
    </w:rPr>
  </w:style>
  <w:style w:styleId="Hyperlink" w:type="character">
    <w:name w:val="Hyperlink"/>
    <w:basedOn w:val="CaptionChar"/>
    <w:rPr>
      <w:rFonts w:ascii="Helvetica" w:cs="Helvetica" w:eastAsia="Helvetica" w:hAnsi="Helvetica"/>
      <w:color w:val="000000"/>
      <w:u w:val="single"/>
    </w:rPr>
  </w:style>
  <w:style w:styleId="TOCHeading" w:type="paragraph">
    <w:name w:val="TOC Heading"/>
    <w:basedOn w:val="Heading1"/>
    <w:next w:val="BodyText"/>
    <w:uiPriority w:val="39"/>
    <w:unhideWhenUsed/>
    <w:qFormat/>
    <w:pPr>
      <w:outlineLvl w:val="9"/>
    </w:pPr>
  </w:style>
  <w:style w:customStyle="1" w:styleId="TableCompact" w:type="paragraph">
    <w:name w:val="Table Compact"/>
    <w:basedOn w:val="Normal"/>
    <w:pPr>
      <w:spacing w:after="60" w:before="20" w:line="288" w:lineRule="auto"/>
    </w:pPr>
    <w:rPr>
      <w:sz w:val="20"/>
      <w:szCs w:val="20"/>
    </w:rPr>
  </w:style>
  <w:style w:styleId="LineNumber" w:type="character">
    <w:name w:val="line number"/>
    <w:basedOn w:val="DefaultParagraphFont"/>
    <w:rsid w:val="003F0E53"/>
  </w:style>
  <w:style w:styleId="Footer" w:type="paragraph">
    <w:name w:val="footer"/>
    <w:basedOn w:val="Normal"/>
    <w:link w:val="FooterChar"/>
    <w:rsid w:val="003F0E53"/>
    <w:pPr>
      <w:tabs>
        <w:tab w:pos="4680" w:val="center"/>
        <w:tab w:pos="9360" w:val="right"/>
      </w:tabs>
      <w:spacing w:line="240" w:lineRule="auto"/>
    </w:pPr>
  </w:style>
  <w:style w:customStyle="1" w:styleId="FooterChar" w:type="character">
    <w:name w:val="Footer Char"/>
    <w:basedOn w:val="DefaultParagraphFont"/>
    <w:link w:val="Footer"/>
    <w:rsid w:val="003F0E53"/>
  </w:style>
  <w:style w:styleId="PageNumber" w:type="character">
    <w:name w:val="page number"/>
    <w:basedOn w:val="DefaultParagraphFont"/>
    <w:rsid w:val="003F0E53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2026-10-13T14:25:27Z</dcterms:created>
  <dcterms:modified xsi:type="dcterms:W3CDTF">2026-10-13T14:25:27Z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