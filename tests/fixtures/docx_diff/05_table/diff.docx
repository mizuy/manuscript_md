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1"/>
    <w:p>
      <w:pPr>
        <w:pStyle w:val="Heading1"/>
      </w:pPr>
      <w:r>
        <w:t xml:space="preserve">Table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Patients,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  <w:del w:id="90002" w:author="manuscript_md" w:date="2026-10-13T14:25:28Z">
              <w:r>
                <w:delText xml:space="preserve">0</w:delText>
              </w:r>
            </w:del>
            <w:ins w:id="90001" w:author="manuscript_md" w:date="2026-10-13T14:25:28Z">
              <w:r>
                <w:t xml:space="preserve">1</w:t>
              </w:r>
            </w:ins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Age,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  <w:del w:id="90004" w:author="manuscript_md" w:date="2026-10-13T14:25:28Z">
              <w:r>
                <w:delText xml:space="preserve">6.1</w:delText>
              </w:r>
            </w:del>
            <w:ins w:id="90003" w:author="manuscript_md" w:date="2026-10-13T14:25:28Z">
              <w:r>
                <w:t xml:space="preserve">5.9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sex,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</w:t>
            </w:r>
          </w:p>
        </w:tc>
      </w:tr>
      <w:tr>
        <w:trPr>
          <w:ins w:id="90021" w:author="manuscript_md" w:date="2026-10-13T14:25:28Z"/>
        </w:trPr>
        <w:tc>
          <w:tcPr/>
          <w:p>
            <w:pPr>
              <w:pStyle w:val="Compact"/>
              <w:jc w:val="left"/>
              <w:rPr>
                <w:ins w:id="90007" w:author="manuscript_md" w:date="2026-10-13T14:25:28Z"/>
              </w:rPr>
            </w:pPr>
            <w:ins w:id="90005" w:author="manuscript_md" w:date="2026-10-13T14:25:28Z">
              <w:r>
                <w:t xml:space="preserve">BMI, kg/m</w:t>
              </w:r>
              <w:r>
                <w:rPr>
                  <w:vertAlign w:val="superscript"/>
                </w:rPr>
                <w:t xml:space="preserve">2</w:t>
              </w:r>
            </w:ins>
          </w:p>
        </w:tc>
        <w:tc>
          <w:tcPr/>
          <w:p>
            <w:pPr>
              <w:pStyle w:val="Compact"/>
              <w:jc w:val="left"/>
              <w:rPr>
                <w:ins w:id="90009" w:author="manuscript_md" w:date="2026-10-13T14:25:28Z"/>
              </w:rPr>
            </w:pPr>
            <w:ins w:id="90008" w:author="manuscript_md" w:date="2026-10-13T14:25:28Z">
              <w:r>
                <w:t xml:space="preserve">23.1</w:t>
              </w:r>
            </w:ins>
          </w:p>
        </w:tc>
        <w:tc>
          <w:tcPr/>
          <w:p>
            <w:pPr>
              <w:pStyle w:val="Compact"/>
              <w:jc w:val="left"/>
              <w:rPr>
                <w:ins w:id="90011" w:author="manuscript_md" w:date="2026-10-13T14:25:28Z"/>
              </w:rPr>
            </w:pPr>
            <w:ins w:id="90010" w:author="manuscript_md" w:date="2026-10-13T14:25:28Z">
              <w:r>
                <w:t xml:space="preserve">22.8</w:t>
              </w:r>
            </w:ins>
          </w:p>
        </w:tc>
      </w:tr>
    </w:tbl>
    <w:p>
      <w:pPr>
        <w:pStyle w:val="BodyText"/>
      </w:pPr>
      <w:r>
        <w:t xml:space="preserve">Values are mean or percentage</w:t>
      </w:r>
      <w:ins w:id="90012" w:author="manuscript_md" w:date="2026-10-13T14:25:28Z">
        <w:r>
          <w:t xml:space="preserve"> unless otherwise noted</w:t>
        </w:r>
      </w:ins>
      <w:r>
        <w:t xml:space="preserve">.</w:t>
      </w:r>
    </w:p>
    <w:bookmarkEnd w:id="20"/>
    <w:bookmarkStart w:id="21" w:name="table-2"/>
    <w:p>
      <w:pPr>
        <w:pStyle w:val="Heading1"/>
      </w:pPr>
      <w:r>
        <w:t xml:space="preserve">Table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del w:id="90014" w:author="manuscript_md" w:date="2026-10-13T14:25:28Z">
              <w:r>
                <w:delText xml:space="preserve">52</w:delText>
              </w:r>
            </w:del>
            <w:ins w:id="90013" w:author="manuscript_md" w:date="2026-10-13T14:25:28Z">
              <w:r>
                <w:t xml:space="preserve">48</w:t>
              </w:r>
            </w:ins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del w:id="90017" w:author="manuscript_md" w:date="2026-10-13T14:25:28Z">
              <w:r>
                <w:delText xml:space="preserve">10</w:delText>
              </w:r>
            </w:del>
            <w:ins w:id="90015" w:author="manuscript_md" w:date="2026-10-13T14:25:28Z">
              <w:r>
                <w:t xml:space="preserve">08</w:t>
              </w:r>
            </w:ins>
            <w:r>
              <w:t xml:space="preserve">–2.</w:t>
            </w:r>
            <w:del w:id="90018" w:author="manuscript_md" w:date="2026-10-13T14:25:28Z">
              <w:r>
                <w:delText xml:space="preserve">10</w:delText>
              </w:r>
            </w:del>
            <w:ins w:id="90016" w:author="manuscript_md" w:date="2026-10-13T14:25:28Z">
              <w:r>
                <w:t xml:space="preserve">03</w:t>
              </w:r>
            </w:ins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  <w:del w:id="90020" w:author="manuscript_md" w:date="2026-10-13T14:25:28Z">
              <w:r>
                <w:delText xml:space="preserve">1</w:delText>
              </w:r>
            </w:del>
            <w:ins w:id="90019" w:author="manuscript_md" w:date="2026-10-13T14:25:28Z">
              <w:r>
                <w:t xml:space="preserve">2</w:t>
              </w:r>
            </w:ins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adenoma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0.92–1.86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rPr>
          <w:del w:id="90030" w:author="manuscript_md" w:date="2026-10-13T14:25:28Z"/>
        </w:trPr>
        <w:tc>
          <w:tcPr/>
          <w:p>
            <w:pPr>
              <w:pStyle w:val="Compact"/>
              <w:jc w:val="left"/>
              <w:rPr>
                <w:del w:id="90023" w:author="manuscript_md" w:date="2026-10-13T14:25:28Z"/>
              </w:rPr>
            </w:pPr>
            <w:del w:id="90022" w:author="manuscript_md" w:date="2026-10-13T14:25:28Z">
              <w:r>
                <w:delText xml:space="preserve">Cancer</w:delText>
              </w:r>
            </w:del>
          </w:p>
        </w:tc>
        <w:tc>
          <w:tcPr/>
          <w:p>
            <w:pPr>
              <w:pStyle w:val="Compact"/>
              <w:jc w:val="left"/>
              <w:rPr>
                <w:del w:id="90025" w:author="manuscript_md" w:date="2026-10-13T14:25:28Z"/>
              </w:rPr>
            </w:pPr>
            <w:del w:id="90024" w:author="manuscript_md" w:date="2026-10-13T14:25:28Z">
              <w:r>
                <w:delText xml:space="preserve">0.98</w:delText>
              </w:r>
            </w:del>
          </w:p>
        </w:tc>
        <w:tc>
          <w:tcPr/>
          <w:p>
            <w:pPr>
              <w:pStyle w:val="Compact"/>
              <w:jc w:val="left"/>
              <w:rPr>
                <w:del w:id="90027" w:author="manuscript_md" w:date="2026-10-13T14:25:28Z"/>
              </w:rPr>
            </w:pPr>
            <w:del w:id="90026" w:author="manuscript_md" w:date="2026-10-13T14:25:28Z">
              <w:r>
                <w:delText xml:space="preserve">0.51–1.88</w:delText>
              </w:r>
            </w:del>
          </w:p>
        </w:tc>
        <w:tc>
          <w:tcPr/>
          <w:p>
            <w:pPr>
              <w:pStyle w:val="Compact"/>
              <w:jc w:val="left"/>
              <w:rPr>
                <w:del w:id="90029" w:author="manuscript_md" w:date="2026-10-13T14:25:28Z"/>
              </w:rPr>
            </w:pPr>
            <w:del w:id="90028" w:author="manuscript_md" w:date="2026-10-13T14:25:28Z">
              <w:r>
                <w:delText xml:space="preserve">0.95</w:delText>
              </w:r>
            </w:del>
          </w:p>
        </w:tc>
      </w:tr>
    </w:tbl>
    <w:bookmarkEnd w:id="21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